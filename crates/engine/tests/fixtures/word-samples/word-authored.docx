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97CB" w14:textId="77777777" w:rsidR="00ED6087" w:rsidRDefault="00510763">
      <w:pPr>
        <w:pStyle w:val="Title"/>
      </w:pPr>
      <w:r>
        <w:t>Distribution Agreement</w:t>
      </w:r>
    </w:p>
    <w:p w14:paraId="3C1212E0" w14:textId="77777777" w:rsidR="00ED6087" w:rsidRDefault="00510763">
      <w:pPr>
        <w:pStyle w:val="Subtitle"/>
      </w:pPr>
      <w:r>
        <w:t>Snack and Beverage Products, Sumatra Territory</w:t>
      </w:r>
    </w:p>
    <w:p w14:paraId="1C6AE3D5" w14:textId="77777777" w:rsidR="00ED6087" w:rsidRDefault="00510763">
      <w:r>
        <w:t xml:space="preserve">This Distribution Agreement (the "Agreement") is made on 3 March 2027 between PT </w:t>
      </w:r>
      <w:proofErr w:type="spellStart"/>
      <w:r>
        <w:t>Garudafood</w:t>
      </w:r>
      <w:proofErr w:type="spellEnd"/>
      <w:r>
        <w:t xml:space="preserve"> Putri Jaya </w:t>
      </w:r>
      <w:proofErr w:type="spellStart"/>
      <w:r>
        <w:t>Tbk</w:t>
      </w:r>
      <w:proofErr w:type="spellEnd"/>
      <w:r>
        <w:t xml:space="preserve">, having its office in Jakarta (the "Principal"), and PT </w:t>
      </w:r>
      <w:proofErr w:type="spellStart"/>
      <w:r>
        <w:t>Contoh</w:t>
      </w:r>
      <w:proofErr w:type="spellEnd"/>
      <w:r>
        <w:t xml:space="preserve"> </w:t>
      </w:r>
      <w:proofErr w:type="spellStart"/>
      <w:r>
        <w:t>Niaga</w:t>
      </w:r>
      <w:proofErr w:type="spellEnd"/>
      <w:r>
        <w:t xml:space="preserve"> Sumatra, having its office in Medan (the "Distributor").</w:t>
      </w:r>
    </w:p>
    <w:p w14:paraId="4BB32EA8" w14:textId="77777777" w:rsidR="00ED6087" w:rsidRDefault="00510763">
      <w:pPr>
        <w:pStyle w:val="Heading1"/>
      </w:pPr>
      <w:r>
        <w:t>Article 1. Definitions</w:t>
      </w:r>
    </w:p>
    <w:p w14:paraId="3411B96D" w14:textId="77777777" w:rsidR="00ED6087" w:rsidRDefault="00510763">
      <w:r>
        <w:t>1.1 "Products" means the snack and beverage items listed in Schedule 1, as the Principal updates that list from time to time.</w:t>
      </w:r>
    </w:p>
    <w:p w14:paraId="27034EA2" w14:textId="77777777" w:rsidR="00ED6087" w:rsidRDefault="00510763">
      <w:del w:id="0" w:author="Rina Hartono" w:date="2026-10-16T10:24:00Z" w16du:dateUtc="2026-10-16T03:24:00Z">
        <w:r w:rsidDel="00C74D0D">
          <w:delText xml:space="preserve">1.2 </w:delText>
        </w:r>
      </w:del>
      <w:r>
        <w:t>"Territory" means the provinces of North Sumatra, West Sumatra and Riau.</w:t>
      </w:r>
    </w:p>
    <w:p w14:paraId="44EC73FE" w14:textId="77777777" w:rsidR="00ED6087" w:rsidRDefault="00C74D0D">
      <w:ins w:id="1" w:author="Rina Hartono" w:date="2026-10-16T10:24:00Z" w16du:dateUtc="2026-10-16T03:24:00Z">
        <w:r>
          <w:t xml:space="preserve">(amended by </w:t>
        </w:r>
        <w:proofErr w:type="spellStart"/>
        <w:r>
          <w:t>Garudafood</w:t>
        </w:r>
        <w:proofErr w:type="spellEnd"/>
        <w:r>
          <w:t xml:space="preserve">) </w:t>
        </w:r>
      </w:ins>
      <w:r w:rsidR="00510763">
        <w:t>1.3 "Net Sales" means the invoiced value of Products resold by the Distributor, less returns, discounts actually given and value added tax.</w:t>
      </w:r>
    </w:p>
    <w:p w14:paraId="3E2ABAA1" w14:textId="77777777" w:rsidR="00ED6087" w:rsidRDefault="00510763">
      <w:r>
        <w:t>1.4 "Business Day" means a day on which banks are open for general business in Jakarta.</w:t>
      </w:r>
    </w:p>
    <w:p w14:paraId="084686C9" w14:textId="77777777" w:rsidR="00ED6087" w:rsidRDefault="00510763">
      <w:pPr>
        <w:pStyle w:val="Heading1"/>
      </w:pPr>
      <w:commentRangeStart w:id="2"/>
      <w:r>
        <w:t>Article 2. Appointment</w:t>
      </w:r>
      <w:commentRangeEnd w:id="2"/>
      <w:r w:rsidR="00C74D0D">
        <w:rPr>
          <w:rStyle w:val="CommentReference"/>
          <w:b w:val="0"/>
          <w:color w:val="auto"/>
        </w:rPr>
        <w:commentReference w:id="2"/>
      </w:r>
    </w:p>
    <w:p w14:paraId="14AD8DC3" w14:textId="77777777" w:rsidR="00ED6087" w:rsidRDefault="00510763">
      <w:r>
        <w:t>2.1 The Principal appoints the Distributor as a non-exclusive distributor of the Products in the Territory for the period of this Agreement.</w:t>
      </w:r>
    </w:p>
    <w:p w14:paraId="612422EB" w14:textId="77777777" w:rsidR="00ED6087" w:rsidRDefault="00510763">
      <w:r>
        <w:t>2.2 The Distributor shall not actively market the Products to customers located outside the Territory.</w:t>
      </w:r>
    </w:p>
    <w:p w14:paraId="425C6A3C" w14:textId="0ED71D16" w:rsidR="00ED6087" w:rsidRDefault="00510763">
      <w:pPr>
        <w:pStyle w:val="Heading1"/>
      </w:pPr>
      <w:r>
        <w:t>Article 3. Orders and Delivery</w:t>
      </w:r>
      <w:hyperlink r:id="rId8" w:history="1">
        <w:r w:rsidR="00C74D0D">
          <w:rPr>
            <w:rStyle w:val="Hyperlink"/>
            <w:b w:val="0"/>
            <w:sz w:val="22"/>
          </w:rPr>
          <w:t xml:space="preserve"> see garudafood.com</w:t>
        </w:r>
      </w:hyperlink>
    </w:p>
    <w:p w14:paraId="6E6469F8" w14:textId="77777777" w:rsidR="00ED6087" w:rsidRDefault="00510763">
      <w:r>
        <w:t>3.1 The Distributor shall place orders through the Principal's ordering portal at least five (5) Business Days before the requested delivery date.</w:t>
      </w:r>
    </w:p>
    <w:p w14:paraId="1D4237B2" w14:textId="77777777" w:rsidR="00ED6087" w:rsidRDefault="00510763">
      <w:r>
        <w:t>3.2 The Principal shall deliver the Products to the Distributor's warehouse in Medan, and risk in the Products passes to the Distributor when they are unloaded there.</w:t>
      </w:r>
    </w:p>
    <w:p w14:paraId="105F7106" w14:textId="77777777" w:rsidR="00ED6087" w:rsidRDefault="00510763">
      <w:pPr>
        <w:pStyle w:val="Heading1"/>
      </w:pPr>
      <w:r>
        <w:t>Article 4. Prices and Payment</w:t>
      </w:r>
    </w:p>
    <w:p w14:paraId="387F9FFD" w14:textId="77777777" w:rsidR="00ED6087" w:rsidRDefault="00510763">
      <w:r>
        <w:t>4.1 The Distributor buys the Products at the Principal's list prices less a margin of twelve percent (12%).</w:t>
      </w:r>
    </w:p>
    <w:p w14:paraId="13297837" w14:textId="77777777" w:rsidR="00ED6087" w:rsidRDefault="00510763">
      <w:r>
        <w:t>4.2 Each invoice shall be settled in full within forty-five (45) days of the invoice date, by bank transfer to the account the invoice names.</w:t>
      </w:r>
    </w:p>
    <w:p w14:paraId="38F59E83" w14:textId="77777777" w:rsidR="00ED6087" w:rsidRDefault="00510763">
      <w:r>
        <w:t>4.3 Before the first delivery, the Distributor shall provide a bank guarantee of IDR 750,000,000 from a bank acceptable to the Principal, to secure the sums it owes.</w:t>
      </w:r>
    </w:p>
    <w:p w14:paraId="41CEDAD6" w14:textId="77777777" w:rsidR="00ED6087" w:rsidRDefault="00510763">
      <w:pPr>
        <w:pStyle w:val="Heading1"/>
      </w:pPr>
      <w:r>
        <w:t>Article 5. Sales Targets and Charges</w:t>
      </w:r>
    </w:p>
    <w:p w14:paraId="37AE1604" w14:textId="77777777" w:rsidR="00ED6087" w:rsidRDefault="00510763">
      <w:r>
        <w:t>5.1 The parties shall agree a Net Sales target for each calendar quarter no later than one month before it begins.</w:t>
      </w:r>
    </w:p>
    <w:p w14:paraId="2C8F5BDD" w14:textId="77777777" w:rsidR="00ED6087" w:rsidRDefault="00510763">
      <w:r>
        <w:lastRenderedPageBreak/>
        <w:t>5.2 If the Distributor reaches less than eighty percent (80%) of a quarterly target, it shall pay the Principal IDR 25,000,000 for each full percentage point by which it falls short of that eighty percent.</w:t>
      </w:r>
    </w:p>
    <w:p w14:paraId="12C400E9" w14:textId="77777777" w:rsidR="00ED6087" w:rsidRDefault="00510763">
      <w:r>
        <w:t>5.3 Sums not received by the due date carry a charge of 0.05% of the unpaid amount for each day of delay, capped at five percent (5%) of that amount.</w:t>
      </w:r>
    </w:p>
    <w:p w14:paraId="04639309" w14:textId="77777777" w:rsidR="00ED6087" w:rsidRDefault="00510763">
      <w:pPr>
        <w:pStyle w:val="Heading1"/>
      </w:pPr>
      <w:r>
        <w:t>Article 6. Confidentiality</w:t>
      </w:r>
    </w:p>
    <w:p w14:paraId="7B0C7012" w14:textId="77777777" w:rsidR="00ED6087" w:rsidRDefault="00510763">
      <w:r>
        <w:t>6.1 Each party shall keep to itself everything it learns about the other's prices, customers, plans and methods through this Agreement, and shall use that knowledge only to carry out this Agreement.</w:t>
      </w:r>
    </w:p>
    <w:p w14:paraId="27345E66" w14:textId="77777777" w:rsidR="00ED6087" w:rsidRDefault="00510763">
      <w:r>
        <w:t>6.2 This duty continues for three (3) years after this Agreement ends.</w:t>
      </w:r>
    </w:p>
    <w:p w14:paraId="1F162C46" w14:textId="77777777" w:rsidR="00ED6087" w:rsidRDefault="00510763">
      <w:pPr>
        <w:pStyle w:val="Heading1"/>
      </w:pPr>
      <w:r>
        <w:t>Article 7. Duration and Ending the Agreement</w:t>
      </w:r>
    </w:p>
    <w:p w14:paraId="30AD3C44" w14:textId="77777777" w:rsidR="00ED6087" w:rsidRDefault="00510763">
      <w:r>
        <w:t>7.1 This Agreement runs for three (3) years from 1 April 2027.</w:t>
      </w:r>
    </w:p>
    <w:p w14:paraId="00EDD772" w14:textId="77777777" w:rsidR="00ED6087" w:rsidRDefault="00510763">
      <w:r>
        <w:t>7.2 Either party may end this Agreement at any time and without stating a reason by telling the other in writing at least sixty (60) days beforehand.</w:t>
      </w:r>
    </w:p>
    <w:p w14:paraId="3F6EE29E" w14:textId="77777777" w:rsidR="00ED6087" w:rsidRDefault="00510763">
      <w:r>
        <w:t>7.3 If one party fails to perform a material obligation and has not put it right within thirty (30) days after being asked in writing to do so, the other party may bring this Agreement to an immediate close by written notice.</w:t>
      </w:r>
    </w:p>
    <w:p w14:paraId="1BF895B4" w14:textId="77777777" w:rsidR="00ED6087" w:rsidRDefault="00510763">
      <w:r>
        <w:t xml:space="preserve">7.4 When this Agreement ends, the Distributor shall stop using the Principal's </w:t>
      </w:r>
      <w:proofErr w:type="spellStart"/>
      <w:r>
        <w:t>trade marks</w:t>
      </w:r>
      <w:proofErr w:type="spellEnd"/>
      <w:r>
        <w:t xml:space="preserve"> and may sell off its remaining stock for up to ninety (90) days.</w:t>
      </w:r>
    </w:p>
    <w:p w14:paraId="2A93D237" w14:textId="77777777" w:rsidR="00ED6087" w:rsidRDefault="00510763">
      <w:pPr>
        <w:pStyle w:val="Heading1"/>
      </w:pPr>
      <w:r>
        <w:t>Article 8. Liability</w:t>
      </w:r>
    </w:p>
    <w:p w14:paraId="03F447D3" w14:textId="77777777" w:rsidR="00ED6087" w:rsidRDefault="00510763">
      <w:r>
        <w:t>8.1 Neither party has to compensate the other for lost profits, lost business opportunities or other indirect loss.</w:t>
      </w:r>
    </w:p>
    <w:p w14:paraId="4D7413D6" w14:textId="77777777" w:rsidR="00ED6087" w:rsidRDefault="00510763">
      <w:r>
        <w:t>8.2 The most the Principal can be required to pay under or in connection with this Agreement, in total, is the amount the Distributor paid for Products in the twelve (12) months before the claim arose.</w:t>
      </w:r>
    </w:p>
    <w:p w14:paraId="7929DCB2" w14:textId="77777777" w:rsidR="00ED6087" w:rsidRDefault="00510763">
      <w:pPr>
        <w:pStyle w:val="Heading1"/>
      </w:pPr>
      <w:r>
        <w:t>Article 9. Indemnity</w:t>
      </w:r>
    </w:p>
    <w:p w14:paraId="56047E57" w14:textId="77777777" w:rsidR="00ED6087" w:rsidRDefault="00510763">
      <w:r>
        <w:t>9.1 The Distributor shall make good any loss, cost or fine the Principal incurs because a third party claims against it over the way the Distributor stored, transported or resold the Products, and shall defend the Principal against such a claim at its own expense.</w:t>
      </w:r>
    </w:p>
    <w:p w14:paraId="056FBC2E" w14:textId="77777777" w:rsidR="00ED6087" w:rsidRDefault="00510763">
      <w:pPr>
        <w:pStyle w:val="Heading1"/>
      </w:pPr>
      <w:r>
        <w:t>Article 10. Events Outside a Party's Control</w:t>
      </w:r>
    </w:p>
    <w:p w14:paraId="2A92EBC2" w14:textId="77777777" w:rsidR="00ED6087" w:rsidRDefault="00510763">
      <w:r>
        <w:t>10.1 A party is excused from performing for as long as flood, earthquake, epidemic, war, riot or an act of government prevents it, provided it tells the other party within seven (7) days of the event starting.</w:t>
      </w:r>
    </w:p>
    <w:p w14:paraId="616B2A0C" w14:textId="77777777" w:rsidR="00ED6087" w:rsidRDefault="00510763">
      <w:r>
        <w:t>10.2 If such an event goes on for more than ninety (90) days, either party may end this Agreement by written notice.</w:t>
      </w:r>
    </w:p>
    <w:p w14:paraId="6738ED84" w14:textId="77777777" w:rsidR="00ED6087" w:rsidRDefault="00510763">
      <w:pPr>
        <w:pStyle w:val="Heading1"/>
      </w:pPr>
      <w:r>
        <w:lastRenderedPageBreak/>
        <w:t>Article 11. Governing Law and Disputes</w:t>
      </w:r>
    </w:p>
    <w:p w14:paraId="0DFCD505" w14:textId="77777777" w:rsidR="00ED6087" w:rsidRDefault="00510763">
      <w:r>
        <w:t>11.1 This Agreement is subject to the laws of the Republic of Indonesia.</w:t>
      </w:r>
    </w:p>
    <w:p w14:paraId="3784E228" w14:textId="77777777" w:rsidR="00ED6087" w:rsidRDefault="00510763">
      <w:r>
        <w:t>11.2 The parties shall first try to resolve any disagreement by talking for thirty (30) days; if that fails, it shall be finally decided by arbitration at the Indonesian National Board of Arbitration (BANI) in Jakarta.</w:t>
      </w:r>
    </w:p>
    <w:tbl>
      <w:tblPr>
        <w:tblW w:w="9000" w:type="dxa"/>
        <w:tblInd w:w="10" w:type="dxa"/>
        <w:tblCellMar>
          <w:left w:w="10" w:type="dxa"/>
          <w:right w:w="10" w:type="dxa"/>
        </w:tblCellMar>
        <w:tblLook w:val="0000" w:firstRow="0" w:lastRow="0" w:firstColumn="0" w:lastColumn="0" w:noHBand="0" w:noVBand="0"/>
      </w:tblPr>
      <w:tblGrid>
        <w:gridCol w:w="4500"/>
        <w:gridCol w:w="4500"/>
      </w:tblGrid>
      <w:tr w:rsidR="00ED6087" w14:paraId="1C564940" w14:textId="77777777">
        <w:tblPrEx>
          <w:tblCellMar>
            <w:top w:w="0" w:type="dxa"/>
            <w:bottom w:w="0" w:type="dxa"/>
          </w:tblCellMar>
        </w:tblPrEx>
        <w:tc>
          <w:tcPr>
            <w:tcW w:w="4500" w:type="dxa"/>
          </w:tcPr>
          <w:p w14:paraId="7FE4DAFD" w14:textId="77777777" w:rsidR="00ED6087" w:rsidRDefault="00510763">
            <w:r>
              <w:rPr>
                <w:b/>
              </w:rPr>
              <w:t xml:space="preserve">PT </w:t>
            </w:r>
            <w:proofErr w:type="spellStart"/>
            <w:r>
              <w:rPr>
                <w:b/>
              </w:rPr>
              <w:t>Garudafood</w:t>
            </w:r>
            <w:proofErr w:type="spellEnd"/>
            <w:r>
              <w:rPr>
                <w:b/>
              </w:rPr>
              <w:t xml:space="preserve"> Putri Jaya </w:t>
            </w:r>
            <w:proofErr w:type="spellStart"/>
            <w:r>
              <w:rPr>
                <w:b/>
              </w:rPr>
              <w:t>Tbk</w:t>
            </w:r>
            <w:proofErr w:type="spellEnd"/>
          </w:p>
          <w:p w14:paraId="09B22089" w14:textId="77777777" w:rsidR="00ED6087" w:rsidRDefault="00ED6087"/>
          <w:p w14:paraId="1196EE94" w14:textId="77777777" w:rsidR="00ED6087" w:rsidRDefault="00510763">
            <w:r>
              <w:t>Name: ____________________</w:t>
            </w:r>
          </w:p>
          <w:p w14:paraId="664B7031" w14:textId="77777777" w:rsidR="00ED6087" w:rsidRDefault="00510763">
            <w:r>
              <w:t>Title: ____________________</w:t>
            </w:r>
          </w:p>
        </w:tc>
        <w:tc>
          <w:tcPr>
            <w:tcW w:w="4500" w:type="dxa"/>
          </w:tcPr>
          <w:p w14:paraId="771BEC20" w14:textId="77777777" w:rsidR="00ED6087" w:rsidRDefault="00510763">
            <w:r>
              <w:rPr>
                <w:b/>
              </w:rPr>
              <w:t xml:space="preserve">PT </w:t>
            </w:r>
            <w:proofErr w:type="spellStart"/>
            <w:r>
              <w:rPr>
                <w:b/>
              </w:rPr>
              <w:t>Contoh</w:t>
            </w:r>
            <w:proofErr w:type="spellEnd"/>
            <w:r>
              <w:rPr>
                <w:b/>
              </w:rPr>
              <w:t xml:space="preserve"> </w:t>
            </w:r>
            <w:proofErr w:type="spellStart"/>
            <w:r>
              <w:rPr>
                <w:b/>
              </w:rPr>
              <w:t>Niaga</w:t>
            </w:r>
            <w:proofErr w:type="spellEnd"/>
            <w:r>
              <w:rPr>
                <w:b/>
              </w:rPr>
              <w:t xml:space="preserve"> Sumatra</w:t>
            </w:r>
          </w:p>
          <w:p w14:paraId="053E9026" w14:textId="77777777" w:rsidR="00ED6087" w:rsidRDefault="00ED6087"/>
          <w:p w14:paraId="4C2CB355" w14:textId="77777777" w:rsidR="00ED6087" w:rsidRDefault="00510763">
            <w:r>
              <w:t>Name: ____________________</w:t>
            </w:r>
          </w:p>
          <w:p w14:paraId="69E8A030" w14:textId="77777777" w:rsidR="00ED6087" w:rsidRDefault="00510763">
            <w:r>
              <w:t>Title: ____________________</w:t>
            </w:r>
          </w:p>
        </w:tc>
      </w:tr>
    </w:tbl>
    <w:p w14:paraId="3544E0BC" w14:textId="070751BA" w:rsidR="00510763" w:rsidRDefault="00C74D0D">
      <w:fldSimple w:instr=" DATE  \* MERGEFORMAT ">
        <w:r>
          <w:rPr>
            <w:noProof/>
          </w:rPr>
          <w:t>16/10/26</w:t>
        </w:r>
      </w:fldSimple>
    </w:p>
    <w:sectPr w:rsidR="0000000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ina Hartono" w:date="2026-10-16T10:24:00Z" w:initials="HS">
    <w:p w14:paraId="0D8DD810" w14:textId="335CC754" w:rsidR="00C74D0D" w:rsidRDefault="00C74D0D">
      <w:pPr>
        <w:pStyle w:val="CommentText"/>
      </w:pPr>
      <w:r>
        <w:rPr>
          <w:rStyle w:val="CommentReference"/>
        </w:rPr>
        <w:annotationRef/>
      </w:r>
      <w:r>
        <w:t>Please check this clause against the playbook.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8DD8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D353ED" w16cex:dateUtc="2026-10-16T0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8DD810" w16cid:durableId="08D353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na Hartono">
    <w15:presenceInfo w15:providerId="Windows Live" w15:userId="410fa955016c62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6087"/>
    <w:rsid w:val="00510763"/>
    <w:rsid w:val="0093779F"/>
    <w:rsid w:val="00C74D0D"/>
    <w:rsid w:val="00ED60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D02C009"/>
  <w15:docId w15:val="{E29BA6B9-89F1-4247-AEA2-7CFFC08E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D"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jc w:val="left"/>
      <w:outlineLvl w:val="0"/>
    </w:pPr>
    <w:rPr>
      <w:b/>
      <w:color w:val="0054A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60"/>
      <w:jc w:val="center"/>
    </w:pPr>
    <w:rPr>
      <w:b/>
      <w:color w:val="0054A4"/>
      <w:sz w:val="32"/>
    </w:rPr>
  </w:style>
  <w:style w:type="paragraph" w:styleId="Subtitle">
    <w:name w:val="Subtitle"/>
    <w:basedOn w:val="Normal"/>
    <w:uiPriority w:val="11"/>
    <w:qFormat/>
    <w:pPr>
      <w:spacing w:after="360"/>
      <w:jc w:val="center"/>
    </w:pPr>
    <w:rPr>
      <w:i/>
      <w:color w:val="555555"/>
    </w:rPr>
  </w:style>
  <w:style w:type="paragraph" w:styleId="Revision">
    <w:name w:val="Revision"/>
    <w:hidden/>
    <w:uiPriority w:val="99"/>
    <w:semiHidden/>
    <w:rsid w:val="00C74D0D"/>
    <w:pPr>
      <w:spacing w:after="0" w:line="240" w:lineRule="auto"/>
      <w:jc w:val="left"/>
    </w:pPr>
  </w:style>
  <w:style w:type="character" w:styleId="CommentReference">
    <w:name w:val="annotation reference"/>
    <w:basedOn w:val="DefaultParagraphFont"/>
    <w:uiPriority w:val="99"/>
    <w:semiHidden/>
    <w:unhideWhenUsed/>
    <w:rsid w:val="00C74D0D"/>
    <w:rPr>
      <w:sz w:val="16"/>
      <w:szCs w:val="16"/>
    </w:rPr>
  </w:style>
  <w:style w:type="paragraph" w:styleId="CommentText">
    <w:name w:val="annotation text"/>
    <w:basedOn w:val="Normal"/>
    <w:link w:val="CommentTextChar"/>
    <w:uiPriority w:val="99"/>
    <w:semiHidden/>
    <w:unhideWhenUsed/>
    <w:rsid w:val="00C74D0D"/>
    <w:pPr>
      <w:spacing w:line="240" w:lineRule="auto"/>
    </w:pPr>
    <w:rPr>
      <w:sz w:val="20"/>
    </w:rPr>
  </w:style>
  <w:style w:type="character" w:customStyle="1" w:styleId="CommentTextChar">
    <w:name w:val="Comment Text Char"/>
    <w:basedOn w:val="DefaultParagraphFont"/>
    <w:link w:val="CommentText"/>
    <w:uiPriority w:val="99"/>
    <w:semiHidden/>
    <w:rsid w:val="00C74D0D"/>
    <w:rPr>
      <w:sz w:val="20"/>
    </w:rPr>
  </w:style>
  <w:style w:type="paragraph" w:styleId="CommentSubject">
    <w:name w:val="annotation subject"/>
    <w:basedOn w:val="CommentText"/>
    <w:next w:val="CommentText"/>
    <w:link w:val="CommentSubjectChar"/>
    <w:uiPriority w:val="99"/>
    <w:semiHidden/>
    <w:unhideWhenUsed/>
    <w:rsid w:val="00C74D0D"/>
    <w:rPr>
      <w:b/>
      <w:bCs/>
    </w:rPr>
  </w:style>
  <w:style w:type="character" w:customStyle="1" w:styleId="CommentSubjectChar">
    <w:name w:val="Comment Subject Char"/>
    <w:basedOn w:val="CommentTextChar"/>
    <w:link w:val="CommentSubject"/>
    <w:uiPriority w:val="99"/>
    <w:semiHidden/>
    <w:rsid w:val="00C74D0D"/>
    <w:rPr>
      <w:b/>
      <w:bCs/>
      <w:sz w:val="20"/>
    </w:rPr>
  </w:style>
  <w:style w:type="character" w:styleId="Hyperlink">
    <w:name w:val="Hyperlink"/>
    <w:basedOn w:val="DefaultParagraphFont"/>
    <w:uiPriority w:val="99"/>
    <w:unhideWhenUsed/>
    <w:rsid w:val="00C74D0D"/>
    <w:rPr>
      <w:color w:val="0563C1" w:themeColor="hyperlink"/>
      <w:u w:val="single"/>
    </w:rPr>
  </w:style>
  <w:style w:type="character" w:styleId="UnresolvedMention">
    <w:name w:val="Unresolved Mention"/>
    <w:basedOn w:val="DefaultParagraphFont"/>
    <w:uiPriority w:val="99"/>
    <w:semiHidden/>
    <w:unhideWhenUsed/>
    <w:rsid w:val="00C74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arudafood.com"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4147</Characters>
  <Application>Microsoft Office Word</Application>
  <DocSecurity>0</DocSecurity>
  <Lines>34</Lines>
  <Paragraphs>9</Paragraphs>
  <ScaleCrop>false</ScaleCrop>
  <Company>PT Contoh Niaga Sumatra</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Agreement - Sumatra</dc:title>
  <dc:subject>Distribution of snack and beverage products</dc:subject>
  <dc:creator>Sari Wulandari</dc:creator>
  <cp:lastModifiedBy>Rina Hartono</cp:lastModifiedBy>
  <cp:revision>2</cp:revision>
  <dcterms:created xsi:type="dcterms:W3CDTF">2026-10-16T03:26:00Z</dcterms:created>
  <dcterms:modified xsi:type="dcterms:W3CDTF">2026-10-16T03:26:00Z</dcterms:modified>
</cp:coreProperties>
</file>