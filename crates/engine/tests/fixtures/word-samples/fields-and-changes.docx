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Article 1. Fields and Changes</w:t>
      </w:r>
    </w:p>
    <w:p>
      <w:bookmarkStart w:id="0" w:name="effective"/>
      <w:r>
        <w:t xml:space="preserve">The effective date is </w:t>
      </w:r>
      <w:r>
        <w:fldChar w:fldCharType="begin"/>
      </w:r>
      <w:r>
        <w:instrText xml:space="preserve"> DATE \@ "d MMMM yyyy" </w:instrText>
      </w:r>
      <w:r>
        <w:fldChar w:fldCharType="separate"/>
      </w:r>
      <w:r>
        <w:t xml:space="preserve">16 October 2026</w:t>
      </w:r>
      <w:r>
        <w:fldChar w:fldCharType="end"/>
      </w:r>
      <w:bookmarkEnd w:id="0"/>
      <w:r>
        <w:t xml:space="preserve"> and the price is fixed for the term.</w:t>
      </w:r>
    </w:p>
    <w:p>
      <w:r>
        <w:t xml:space="preserve">Orders are placed through </w:t>
      </w:r>
      <w:hyperlink r:id="rIdLink">
        <w:r>
          <w:rPr>
            <w:rStyle w:val="Hyperlink"/>
          </w:rPr>
          <w:t>the supplier portal</w:t>
        </w:r>
      </w:hyperlink>
      <w:r>
        <w:t xml:space="preserve"> within </w:t>
      </w:r>
      <w:del w:id="1" w:author="Counterparty" w:date="2026-10-01T00:00:00Z">
        <w:r>
          <w:delText>seven</w:delText>
        </w:r>
      </w:del>
      <w:ins w:id="2" w:author="Counterparty" w:date="2026-10-01T00:00:00Z">
        <w:r>
          <w:t xml:space="preserve">fourteen</w:t>
        </w:r>
      </w:ins>
      <w:r>
        <w:t xml:space="preserve"> days of the forecast.</w:t>
      </w:r>
    </w:p>
    <w:p>
      <w:sdt>
        <w:sdtPr>
          <w:alias w:val="Supplier"/>
        </w:sdtPr>
        <w:sdtContent>
          <w:r>
            <w:t xml:space="preserve">PT Contoh Supplier</w:t>
          </w:r>
        </w:sdtContent>
      </w:sdt>
      <w:r>
        <w:t xml:space="preserve"> shall deliver to the Cikarang warehouse.</w:t>
      </w:r>
    </w:p>
    <w:tbl>
      <w:tblPr/>
      <w:tblGrid>
        <w:gridCol w:w="4000"/>
      </w:tblGrid>
      <w:tr>
        <w:tc>
          <w:tcPr>
            <w:tcW w:w="4000" w:type="dxa"/>
          </w:tcPr>
          <w:p>
            <w:r>
              <w:t xml:space="preserve">Late delivery penalty: one percent per day.</w:t>
            </w:r>
          </w:p>
        </w:tc>
      </w:tr>
    </w:tbl>
    <w:p/>
    <w:sectPr>
      <w:pgSz w:w="11906" w:h="16838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Link" Type="http://schemas.openxmlformats.org/officeDocument/2006/relationships/hyperlink" Target="https://supplier.example.com" TargetMode="External"/></Relationships>
</file>